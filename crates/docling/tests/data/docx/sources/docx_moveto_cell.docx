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 xmlns:a="http://schemas.openxmlformats.org/drawingml/2006/main">
            <w:r>
              <w:t>avant</w:t>
            </w:r>
            <w:moveTo w:id="1" w:author="x" w:date="2020-01-01T00:00:00Z">
              <w:r>
                <w:t>MARK11</w:t>
              </w:r>
            </w:moveTo>
            <w:r>
              <w:t>apres</w:t>
            </w:r>
          </w:p>
          <w:p xmlns:a="http://schemas.openxmlformats.org/drawingml/2006/main"/>
        </w:tc>
        <w:tc>
          <w:tcPr>
            <w:tcW w:type="dxa" w:w="4320"/>
          </w:tcPr>
          <w:p>
            <w:r>
              <w:t>cellB</w:t>
            </w:r>
          </w:p>
        </w:tc>
      </w:tr>
    </w:tbl>
    <w:p>
      <w:r>
        <w:t>fin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