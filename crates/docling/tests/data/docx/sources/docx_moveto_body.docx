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debut</w:t>
      </w:r>
    </w:p>
    <w:p xmlns:a="http://schemas.openxmlformats.org/drawingml/2006/main">
      <w:r>
        <w:t>avant</w:t>
      </w:r>
      <w:moveTo w:id="1" w:author="x" w:date="2020-01-01T00:00:00Z">
        <w:r>
          <w:t>MARK11</w:t>
        </w:r>
      </w:moveTo>
      <w:r>
        <w:t>apres</w:t>
      </w:r>
    </w:p>
    <w:p>
      <w:r>
        <w:t>fin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