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4CAD" w14:textId="7089B1BA" w:rsidR="00006122" w:rsidDel="00006122" w:rsidRDefault="00006122">
      <w:pPr>
        <w:rPr>
          <w:moveFrom w:id="0" w:author="Benjamin GILIS" w:date="2026-10-04T15:39:00Z" w16du:dateUtc="2026-10-04T13:39:00Z"/>
        </w:rPr>
      </w:pPr>
      <w:moveFromRangeStart w:id="1" w:author="Benjamin GILIS" w:date="2026-10-04T15:39:00Z" w:name="move242020761"/>
      <w:moveFrom w:id="2" w:author="Benjamin GILIS" w:date="2026-10-04T15:39:00Z" w16du:dateUtc="2026-10-04T13:39:00Z">
        <w:r w:rsidDel="00006122">
          <w:t>Paragraphe MOVSRC deplace vers le bas.</w:t>
        </w:r>
      </w:moveFrom>
    </w:p>
    <w:moveFromRangeEnd w:id="1"/>
    <w:p w14:paraId="5C21CCB3" w14:textId="77777777" w:rsidR="00006122" w:rsidRDefault="00006122">
      <w:r>
        <w:t>Deuxieme paragraphe fixe.</w:t>
      </w:r>
    </w:p>
    <w:p w14:paraId="16C3CC84" w14:textId="77777777" w:rsidR="00006122" w:rsidRDefault="00006122">
      <w:pPr>
        <w:rPr>
          <w:moveTo w:id="3" w:author="Benjamin GILIS" w:date="2026-10-04T15:39:00Z" w16du:dateUtc="2026-10-04T13:39:00Z"/>
        </w:rPr>
      </w:pPr>
      <w:moveToRangeStart w:id="4" w:author="Benjamin GILIS" w:date="2026-10-04T15:39:00Z" w:name="move242020761"/>
      <w:moveTo w:id="5" w:author="Benjamin GILIS" w:date="2026-10-04T15:39:00Z" w16du:dateUtc="2026-10-04T13:39:00Z">
        <w:r>
          <w:t>Paragraphe MOVSRC deplace vers le bas.</w:t>
        </w:r>
      </w:moveTo>
    </w:p>
    <w:moveToRangeEnd w:id="4"/>
    <w:p w14:paraId="20FF2C51" w14:textId="17B6D4EF" w:rsidR="0050734B" w:rsidRDefault="00006122">
      <w:r>
        <w:t>Troisieme paragraphe fixe.</w:t>
      </w:r>
    </w:p>
    <w:sectPr w:rsidR="00507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njamin GILIS">
    <w15:presenceInfo w15:providerId="AD" w15:userId="S::BGILI@natsystem.fr::ef14df2f-9b2a-435c-a291-d05844f505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22"/>
    <w:rsid w:val="00006122"/>
    <w:rsid w:val="00414FDB"/>
    <w:rsid w:val="0050734B"/>
    <w:rsid w:val="00A7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C294"/>
  <w15:chartTrackingRefBased/>
  <w15:docId w15:val="{92605805-0639-45DF-99E4-9165AF64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6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6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6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6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61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61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61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61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61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61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6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61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61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61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61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6122"/>
    <w:rPr>
      <w:b/>
      <w:bCs/>
      <w:smallCaps/>
      <w:color w:val="0F4761" w:themeColor="accent1" w:themeShade="BF"/>
      <w:spacing w:val="5"/>
    </w:rPr>
  </w:style>
  <w:style w:type="paragraph" w:styleId="Rvision">
    <w:name w:val="Revision"/>
    <w:hidden/>
    <w:uiPriority w:val="99"/>
    <w:semiHidden/>
    <w:rsid w:val="000061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GILIS</dc:creator>
  <cp:keywords/>
  <dc:description/>
  <cp:lastModifiedBy>Benjamin GILIS</cp:lastModifiedBy>
  <cp:revision>1</cp:revision>
  <dcterms:created xsi:type="dcterms:W3CDTF">2026-10-04T13:38:00Z</dcterms:created>
  <dcterms:modified xsi:type="dcterms:W3CDTF">2026-10-04T13:39:00Z</dcterms:modified>
</cp:coreProperties>
</file>